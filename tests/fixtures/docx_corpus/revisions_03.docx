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修订样本三</w:t>
      </w:r>
    </w:p>
    <w:p>
      <w:r>
        <w:t>文档编号：revisions_03；用途：含已有修订（w:ins / w:del）。</w:t>
      </w:r>
    </w:p>
    <w:p>
      <w:r>
        <w:t>本段的占位标记为 [[TGT::revisions_03]]，金额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  <w:ins w:id="102" w:author="修订人" w:date="2026-10-03T00:00:00Z">
        <w:r>
          <w:t xml:space="preserve">新增内容3</w:t>
        </w:r>
      </w:ins>
      <w:del w:id="202" w:author="修订人" w:date="2026-10-03T00:00:00Z">
        <w:r>
          <w:delText xml:space="preserve">删除内容3</w:delText>
        </w:r>
      </w:del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