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修订样本二</w:t>
      </w:r>
    </w:p>
    <w:p>
      <w:r>
        <w:t>文档编号：revisions_02；用途：含已有修订（w:ins / w:del）。</w:t>
      </w:r>
    </w:p>
    <w:p>
      <w:r>
        <w:t>本段的占位标记为 [[TGT::revisions_02]]，金额 1,000.00 元，日期 2026-10-03，定向编辑只应改动这一段。</w:t>
      </w:r>
    </w:p>
    <w:p>
      <w:pPr>
        <w:pStyle w:val="Heading2"/>
      </w:pPr>
      <w:r>
        <w:t>正文小节</w:t>
      </w:r>
    </w:p>
    <w:p>
      <w:r>
        <w:t>这是正文小节的一段普通文本，用于承载拟真结构。</w:t>
      </w:r>
      <w:ins w:id="101" w:author="修订人" w:date="2026-10-03T00:00:00Z">
        <w:r>
          <w:t xml:space="preserve">新增内容2</w:t>
        </w:r>
      </w:ins>
      <w:del w:id="201" w:author="修订人" w:date="2026-10-03T00:00:00Z">
        <w:r>
          <w:delText xml:space="preserve">删除内容2</w:delText>
        </w:r>
      </w:del>
    </w:p>
    <w:p>
      <w:r>
        <w:t>收尾段落：用于验证未被编辑的段落逐字节不变。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forgeflow-corpus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forgeflow-corpus</dc:creator>
  <cp:keywords/>
  <dc:description>generated by python-docx</dc:description>
  <cp:lastModifiedBy>forgeflow-corpus</cp:lastModifiedBy>
  <cp:revision>1</cp:revision>
  <dcterms:created xsi:type="dcterms:W3CDTF">2026-10-03T00:00:00Z</dcterms:created>
  <dcterms:modified xsi:type="dcterms:W3CDTF">2026-10-03T00:00:00Z</dcterms:modified>
  <cp:category/>
</cp:coreProperties>
</file>