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修订样本一</w:t>
      </w:r>
    </w:p>
    <w:p>
      <w:r>
        <w:t>文档编号：revisions_01；用途：含已有修订（w:ins / w:del）。</w:t>
      </w:r>
    </w:p>
    <w:p>
      <w:r>
        <w:t>本段的占位标记为 [[TGT::revisions_01]]，金额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  <w:ins w:id="100" w:author="修订人" w:date="2026-10-03T00:00:00Z">
        <w:r>
          <w:t xml:space="preserve">新增内容1</w:t>
        </w:r>
      </w:ins>
      <w:del w:id="200" w:author="修订人" w:date="2026-10-03T00:00:00Z">
        <w:r>
          <w:delText xml:space="preserve">删除内容1</w:delText>
        </w:r>
      </w:del>
    </w:p>
    <w:p>
      <w:r>
        <w:t>收尾段落：用于验证未被编辑的段落逐字节不变。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2026-10-03T00:00:00Z</dcterms:created>
  <dcterms:modified xsi:type="dcterms:W3CDTF">2026-10-03T00:00:00Z</dcterms:modified>
  <cp:category/>
</cp:coreProperties>
</file>